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170.0" w:type="dxa"/>
        <w:jc w:val="left"/>
        <w:tblInd w:w="8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7395"/>
        <w:tblGridChange w:id="0">
          <w:tblGrid>
            <w:gridCol w:w="2775"/>
            <w:gridCol w:w="7395"/>
          </w:tblGrid>
        </w:tblGridChange>
      </w:tblGrid>
      <w:t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spacing w:after="240" w:before="240" w:lineRule="auto"/>
              <w:ind w:left="2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HISTORIA DE USUARIO # 1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after="240" w:before="240" w:lineRule="auto"/>
              <w:ind w:left="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after="240" w:before="240" w:lineRule="auto"/>
              <w:ind w:left="20" w:firstLine="0"/>
              <w:rPr/>
            </w:pPr>
            <w:r w:rsidDel="00000000" w:rsidR="00000000" w:rsidRPr="00000000">
              <w:rPr>
                <w:rtl w:val="0"/>
              </w:rPr>
              <w:t xml:space="preserve">Como usuario quiero poder registrarme para poder iniciar sesion en la plataforma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spacing w:after="240" w:before="240" w:lineRule="auto"/>
              <w:ind w:left="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Usuarios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after="240" w:before="240" w:lineRule="auto"/>
              <w:ind w:left="20" w:firstLine="0"/>
              <w:rPr/>
            </w:pPr>
            <w:r w:rsidDel="00000000" w:rsidR="00000000" w:rsidRPr="00000000">
              <w:rPr>
                <w:rtl w:val="0"/>
              </w:rPr>
              <w:t xml:space="preserve"> Usuario</w:t>
            </w:r>
          </w:p>
        </w:tc>
      </w:tr>
      <w:tr>
        <w:trPr>
          <w:trHeight w:val="39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after="240" w:before="240" w:lineRule="auto"/>
              <w:ind w:left="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Puntos Estimados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after="240" w:before="240" w:lineRule="auto"/>
              <w:ind w:left="20" w:firstLine="0"/>
              <w:rPr/>
            </w:pPr>
            <w:r w:rsidDel="00000000" w:rsidR="00000000" w:rsidRPr="00000000">
              <w:rPr>
                <w:rtl w:val="0"/>
              </w:rPr>
              <w:t xml:space="preserve"> 16.8</w:t>
            </w:r>
          </w:p>
        </w:tc>
      </w:tr>
      <w:tr>
        <w:trPr>
          <w:trHeight w:val="34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after="240" w:before="240" w:lineRule="auto"/>
              <w:ind w:left="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Criterios de aceptación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after="240" w:before="240" w:lineRule="auto"/>
              <w:ind w:left="20" w:firstLine="0"/>
              <w:rPr/>
            </w:pPr>
            <w:r w:rsidDel="00000000" w:rsidR="00000000" w:rsidRPr="00000000">
              <w:rPr>
                <w:rtl w:val="0"/>
              </w:rPr>
              <w:t xml:space="preserve"> Que cumpla con la información requerida, la cual será:correo electrónico, contraseña y código estudiantil.</w:t>
            </w:r>
          </w:p>
        </w:tc>
      </w:tr>
    </w:tbl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170.0" w:type="dxa"/>
        <w:jc w:val="left"/>
        <w:tblInd w:w="8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7395"/>
        <w:tblGridChange w:id="0">
          <w:tblGrid>
            <w:gridCol w:w="2775"/>
            <w:gridCol w:w="7395"/>
          </w:tblGrid>
        </w:tblGridChange>
      </w:tblGrid>
      <w:t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after="240" w:before="240" w:lineRule="auto"/>
              <w:ind w:left="2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HISTORIA DE USUARIO # 2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after="240" w:before="240" w:lineRule="auto"/>
              <w:ind w:left="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after="240" w:before="240" w:lineRule="auto"/>
              <w:ind w:left="20" w:firstLine="0"/>
              <w:rPr/>
            </w:pPr>
            <w:r w:rsidDel="00000000" w:rsidR="00000000" w:rsidRPr="00000000">
              <w:rPr>
                <w:rtl w:val="0"/>
              </w:rPr>
              <w:t xml:space="preserve">Como usuario quiero iniciar sesion para poder usar la plataforma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after="240" w:before="240" w:lineRule="auto"/>
              <w:ind w:left="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Usuarios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after="240" w:before="240" w:lineRule="auto"/>
              <w:ind w:left="20" w:firstLine="0"/>
              <w:rPr/>
            </w:pPr>
            <w:r w:rsidDel="00000000" w:rsidR="00000000" w:rsidRPr="00000000">
              <w:rPr>
                <w:rtl w:val="0"/>
              </w:rPr>
              <w:t xml:space="preserve"> Usuario</w:t>
            </w:r>
          </w:p>
        </w:tc>
      </w:tr>
      <w:tr>
        <w:trPr>
          <w:trHeight w:val="39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after="240" w:before="240" w:lineRule="auto"/>
              <w:ind w:left="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Puntos Estimados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after="240" w:before="240" w:lineRule="auto"/>
              <w:ind w:left="20" w:firstLine="0"/>
              <w:rPr/>
            </w:pPr>
            <w:r w:rsidDel="00000000" w:rsidR="00000000" w:rsidRPr="00000000">
              <w:rPr>
                <w:rtl w:val="0"/>
              </w:rPr>
              <w:t xml:space="preserve"> 21.5</w:t>
            </w:r>
          </w:p>
        </w:tc>
      </w:tr>
      <w:tr>
        <w:trPr>
          <w:trHeight w:val="34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after="240" w:before="240" w:lineRule="auto"/>
              <w:ind w:left="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Criterios de aceptación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after="240" w:before="240" w:lineRule="auto"/>
              <w:ind w:left="20" w:firstLine="0"/>
              <w:rPr/>
            </w:pPr>
            <w:r w:rsidDel="00000000" w:rsidR="00000000" w:rsidRPr="00000000">
              <w:rPr>
                <w:rtl w:val="0"/>
              </w:rPr>
              <w:t xml:space="preserve"> Diligenciar el código y contraseña registrados.</w:t>
            </w:r>
          </w:p>
        </w:tc>
      </w:tr>
    </w:tbl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170.0" w:type="dxa"/>
        <w:jc w:val="left"/>
        <w:tblInd w:w="8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7395"/>
        <w:tblGridChange w:id="0">
          <w:tblGrid>
            <w:gridCol w:w="2775"/>
            <w:gridCol w:w="7395"/>
          </w:tblGrid>
        </w:tblGridChange>
      </w:tblGrid>
      <w:t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after="240" w:before="240" w:lineRule="auto"/>
              <w:ind w:left="2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HISTORIA DE USUARIO # 3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240" w:before="240" w:lineRule="auto"/>
              <w:ind w:left="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240" w:before="240" w:lineRule="auto"/>
              <w:ind w:left="20" w:firstLine="0"/>
              <w:rPr/>
            </w:pPr>
            <w:r w:rsidDel="00000000" w:rsidR="00000000" w:rsidRPr="00000000">
              <w:rPr>
                <w:rtl w:val="0"/>
              </w:rPr>
              <w:t xml:space="preserve">Como usuario quiero publicar, modificar, o eliminar mensajes conocidos como Thumbs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240" w:before="240" w:lineRule="auto"/>
              <w:ind w:left="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Usuarios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240" w:before="240" w:lineRule="auto"/>
              <w:ind w:left="20" w:firstLine="0"/>
              <w:rPr/>
            </w:pPr>
            <w:r w:rsidDel="00000000" w:rsidR="00000000" w:rsidRPr="00000000">
              <w:rPr>
                <w:rtl w:val="0"/>
              </w:rPr>
              <w:t xml:space="preserve"> Usuario</w:t>
            </w:r>
          </w:p>
        </w:tc>
      </w:tr>
      <w:tr>
        <w:trPr>
          <w:trHeight w:val="39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240" w:before="240" w:lineRule="auto"/>
              <w:ind w:left="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Puntos Estimados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240" w:before="240" w:lineRule="auto"/>
              <w:ind w:left="20" w:firstLine="0"/>
              <w:rPr/>
            </w:pPr>
            <w:r w:rsidDel="00000000" w:rsidR="00000000" w:rsidRPr="00000000">
              <w:rPr>
                <w:rtl w:val="0"/>
              </w:rPr>
              <w:t xml:space="preserve"> 50</w:t>
            </w:r>
          </w:p>
        </w:tc>
      </w:tr>
      <w:tr>
        <w:trPr>
          <w:trHeight w:val="34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240" w:before="240" w:lineRule="auto"/>
              <w:ind w:left="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Criterios de aceptación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240" w:before="240" w:lineRule="auto"/>
              <w:ind w:left="20" w:firstLine="0"/>
              <w:rPr/>
            </w:pPr>
            <w:r w:rsidDel="00000000" w:rsidR="00000000" w:rsidRPr="00000000">
              <w:rPr>
                <w:rtl w:val="0"/>
              </w:rPr>
              <w:t xml:space="preserve"> Tener escrito la cantidad mínima de caracteres, y no supere la cantidad máxima.</w:t>
            </w:r>
          </w:p>
        </w:tc>
      </w:tr>
    </w:tbl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170.0" w:type="dxa"/>
        <w:jc w:val="left"/>
        <w:tblInd w:w="8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7395"/>
        <w:tblGridChange w:id="0">
          <w:tblGrid>
            <w:gridCol w:w="2775"/>
            <w:gridCol w:w="7395"/>
          </w:tblGrid>
        </w:tblGridChange>
      </w:tblGrid>
      <w:t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240" w:before="240" w:lineRule="auto"/>
              <w:ind w:left="2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HISTORIA DE USUARIO # 4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after="240" w:before="240" w:lineRule="auto"/>
              <w:ind w:left="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after="240" w:before="240" w:lineRule="auto"/>
              <w:ind w:left="20" w:firstLine="0"/>
              <w:rPr/>
            </w:pPr>
            <w:r w:rsidDel="00000000" w:rsidR="00000000" w:rsidRPr="00000000">
              <w:rPr>
                <w:rtl w:val="0"/>
              </w:rPr>
              <w:t xml:space="preserve">Como usuario quiero comentar los Thumbs de otros usuarios para dar mi opinión sobre la publicación.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240" w:before="240" w:lineRule="auto"/>
              <w:ind w:left="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Usuarios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240" w:before="240" w:lineRule="auto"/>
              <w:ind w:left="20" w:firstLine="0"/>
              <w:rPr/>
            </w:pPr>
            <w:r w:rsidDel="00000000" w:rsidR="00000000" w:rsidRPr="00000000">
              <w:rPr>
                <w:rtl w:val="0"/>
              </w:rPr>
              <w:t xml:space="preserve"> Usuario</w:t>
            </w:r>
          </w:p>
        </w:tc>
      </w:tr>
      <w:tr>
        <w:trPr>
          <w:trHeight w:val="39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240" w:before="240" w:lineRule="auto"/>
              <w:ind w:left="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Puntos Estimados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240" w:before="240" w:lineRule="auto"/>
              <w:ind w:left="20" w:firstLine="0"/>
              <w:rPr/>
            </w:pPr>
            <w:r w:rsidDel="00000000" w:rsidR="00000000" w:rsidRPr="00000000">
              <w:rPr>
                <w:rtl w:val="0"/>
              </w:rPr>
              <w:t xml:space="preserve"> 40</w:t>
            </w:r>
          </w:p>
        </w:tc>
      </w:tr>
      <w:tr>
        <w:trPr>
          <w:trHeight w:val="34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240" w:before="240" w:lineRule="auto"/>
              <w:ind w:left="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Criterios de aceptación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240" w:before="240" w:lineRule="auto"/>
              <w:ind w:left="20" w:firstLine="0"/>
              <w:rPr/>
            </w:pPr>
            <w:r w:rsidDel="00000000" w:rsidR="00000000" w:rsidRPr="00000000">
              <w:rPr>
                <w:rtl w:val="0"/>
              </w:rPr>
              <w:t xml:space="preserve"> Escribir la cantidad mínima de caracteres, y no superar el máximo.</w:t>
            </w:r>
          </w:p>
        </w:tc>
      </w:tr>
    </w:tbl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0170.0" w:type="dxa"/>
        <w:jc w:val="left"/>
        <w:tblInd w:w="8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7395"/>
        <w:tblGridChange w:id="0">
          <w:tblGrid>
            <w:gridCol w:w="2775"/>
            <w:gridCol w:w="7395"/>
          </w:tblGrid>
        </w:tblGridChange>
      </w:tblGrid>
      <w:t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240" w:before="240" w:lineRule="auto"/>
              <w:ind w:left="2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HISTORIA DE USUARIO # 5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240" w:before="240" w:lineRule="auto"/>
              <w:ind w:left="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240" w:before="240" w:lineRule="auto"/>
              <w:ind w:left="20" w:firstLine="0"/>
              <w:rPr/>
            </w:pPr>
            <w:r w:rsidDel="00000000" w:rsidR="00000000" w:rsidRPr="00000000">
              <w:rPr>
                <w:rtl w:val="0"/>
              </w:rPr>
              <w:t xml:space="preserve">Como usuario quiero publicar imágenes para mostrar cierto contenido a partir de estas.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240" w:before="240" w:lineRule="auto"/>
              <w:ind w:left="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Usuarios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after="240" w:before="240" w:lineRule="auto"/>
              <w:ind w:left="20" w:firstLine="0"/>
              <w:rPr/>
            </w:pPr>
            <w:r w:rsidDel="00000000" w:rsidR="00000000" w:rsidRPr="00000000">
              <w:rPr>
                <w:rtl w:val="0"/>
              </w:rPr>
              <w:t xml:space="preserve"> Usuario</w:t>
            </w:r>
          </w:p>
        </w:tc>
      </w:tr>
      <w:tr>
        <w:trPr>
          <w:trHeight w:val="39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240" w:before="240" w:lineRule="auto"/>
              <w:ind w:left="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Puntos Estimados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240" w:before="240" w:lineRule="auto"/>
              <w:ind w:left="20" w:firstLine="0"/>
              <w:rPr/>
            </w:pPr>
            <w:r w:rsidDel="00000000" w:rsidR="00000000" w:rsidRPr="00000000">
              <w:rPr>
                <w:rtl w:val="0"/>
              </w:rPr>
              <w:t xml:space="preserve"> 35</w:t>
            </w:r>
          </w:p>
        </w:tc>
      </w:tr>
      <w:tr>
        <w:trPr>
          <w:trHeight w:val="34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240" w:before="240" w:lineRule="auto"/>
              <w:ind w:left="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Criterios de aceptación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240" w:before="240" w:lineRule="auto"/>
              <w:ind w:left="20" w:firstLine="0"/>
              <w:rPr/>
            </w:pPr>
            <w:r w:rsidDel="00000000" w:rsidR="00000000" w:rsidRPr="00000000">
              <w:rPr>
                <w:rtl w:val="0"/>
              </w:rPr>
              <w:t xml:space="preserve"> Seleccionar una imagen del dispositivo local sin superar el peso máximo de publicación.</w:t>
            </w:r>
          </w:p>
        </w:tc>
      </w:tr>
    </w:tbl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10170.0" w:type="dxa"/>
        <w:jc w:val="left"/>
        <w:tblInd w:w="8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7395"/>
        <w:tblGridChange w:id="0">
          <w:tblGrid>
            <w:gridCol w:w="2775"/>
            <w:gridCol w:w="7395"/>
          </w:tblGrid>
        </w:tblGridChange>
      </w:tblGrid>
      <w:t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240" w:before="240" w:lineRule="auto"/>
              <w:ind w:left="2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HISTORIA DE USUARIO # 6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240" w:before="240" w:lineRule="auto"/>
              <w:ind w:left="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240" w:before="240" w:lineRule="auto"/>
              <w:ind w:left="20" w:firstLine="0"/>
              <w:rPr/>
            </w:pPr>
            <w:r w:rsidDel="00000000" w:rsidR="00000000" w:rsidRPr="00000000">
              <w:rPr>
                <w:rtl w:val="0"/>
              </w:rPr>
              <w:t xml:space="preserve">Como usuario quiero ser identificado con mi respectivo nombre real adicional a un nombre de usuario que podré asignar (Nickname).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240" w:before="240" w:lineRule="auto"/>
              <w:ind w:left="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Usuarios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240" w:before="240" w:lineRule="auto"/>
              <w:ind w:left="20" w:firstLine="0"/>
              <w:rPr/>
            </w:pPr>
            <w:r w:rsidDel="00000000" w:rsidR="00000000" w:rsidRPr="00000000">
              <w:rPr>
                <w:rtl w:val="0"/>
              </w:rPr>
              <w:t xml:space="preserve"> Usuario</w:t>
            </w:r>
          </w:p>
        </w:tc>
      </w:tr>
      <w:tr>
        <w:trPr>
          <w:trHeight w:val="39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240" w:before="240" w:lineRule="auto"/>
              <w:ind w:left="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Puntos Estimados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240" w:before="240" w:lineRule="auto"/>
              <w:ind w:left="20" w:firstLine="0"/>
              <w:rPr/>
            </w:pPr>
            <w:r w:rsidDel="00000000" w:rsidR="00000000" w:rsidRPr="00000000">
              <w:rPr>
                <w:rtl w:val="0"/>
              </w:rPr>
              <w:t xml:space="preserve"> 5.6</w:t>
            </w:r>
          </w:p>
        </w:tc>
      </w:tr>
      <w:tr>
        <w:trPr>
          <w:trHeight w:val="34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240" w:before="240" w:lineRule="auto"/>
              <w:ind w:left="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Criterios de aceptación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after="240" w:before="240" w:lineRule="auto"/>
              <w:ind w:left="20" w:firstLine="0"/>
              <w:rPr/>
            </w:pPr>
            <w:r w:rsidDel="00000000" w:rsidR="00000000" w:rsidRPr="00000000">
              <w:rPr>
                <w:rtl w:val="0"/>
              </w:rPr>
              <w:t xml:space="preserve"> Digitar el nombre real y el nombre de usuario</w:t>
            </w:r>
          </w:p>
        </w:tc>
      </w:tr>
    </w:tbl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10170.0" w:type="dxa"/>
        <w:jc w:val="left"/>
        <w:tblInd w:w="8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7395"/>
        <w:tblGridChange w:id="0">
          <w:tblGrid>
            <w:gridCol w:w="2775"/>
            <w:gridCol w:w="7395"/>
          </w:tblGrid>
        </w:tblGridChange>
      </w:tblGrid>
      <w:t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240" w:before="240" w:lineRule="auto"/>
              <w:ind w:left="2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HISTORIA DE USUARIO # 7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240" w:before="240" w:lineRule="auto"/>
              <w:ind w:left="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240" w:before="240" w:lineRule="auto"/>
              <w:ind w:left="20" w:firstLine="0"/>
              <w:rPr/>
            </w:pPr>
            <w:r w:rsidDel="00000000" w:rsidR="00000000" w:rsidRPr="00000000">
              <w:rPr>
                <w:rtl w:val="0"/>
              </w:rPr>
              <w:t xml:space="preserve">Como usuario quiero responder comentarios de usuarios en mis publicaciones o en publicaciones de otros.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after="240" w:before="240" w:lineRule="auto"/>
              <w:ind w:left="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Usuarios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after="240" w:before="240" w:lineRule="auto"/>
              <w:ind w:left="20" w:firstLine="0"/>
              <w:rPr/>
            </w:pPr>
            <w:r w:rsidDel="00000000" w:rsidR="00000000" w:rsidRPr="00000000">
              <w:rPr>
                <w:rtl w:val="0"/>
              </w:rPr>
              <w:t xml:space="preserve"> Usuario</w:t>
            </w:r>
          </w:p>
        </w:tc>
      </w:tr>
      <w:tr>
        <w:trPr>
          <w:trHeight w:val="39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after="240" w:before="240" w:lineRule="auto"/>
              <w:ind w:left="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Puntos Estimados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after="240" w:before="240" w:lineRule="auto"/>
              <w:ind w:left="20" w:firstLine="0"/>
              <w:rPr/>
            </w:pPr>
            <w:r w:rsidDel="00000000" w:rsidR="00000000" w:rsidRPr="00000000">
              <w:rPr>
                <w:rtl w:val="0"/>
              </w:rPr>
              <w:t xml:space="preserve"> 35</w:t>
            </w:r>
          </w:p>
        </w:tc>
      </w:tr>
      <w:tr>
        <w:trPr>
          <w:trHeight w:val="34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after="240" w:before="240" w:lineRule="auto"/>
              <w:ind w:left="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Criterios de aceptación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240" w:before="240" w:lineRule="auto"/>
              <w:ind w:left="20" w:firstLine="0"/>
              <w:rPr/>
            </w:pPr>
            <w:r w:rsidDel="00000000" w:rsidR="00000000" w:rsidRPr="00000000">
              <w:rPr>
                <w:rtl w:val="0"/>
              </w:rPr>
              <w:t xml:space="preserve"> Escribir la cantidad mínima de caracteres, y no superar el máximo.</w:t>
            </w:r>
          </w:p>
        </w:tc>
      </w:tr>
    </w:tbl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10170.0" w:type="dxa"/>
        <w:jc w:val="left"/>
        <w:tblInd w:w="8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7395"/>
        <w:tblGridChange w:id="0">
          <w:tblGrid>
            <w:gridCol w:w="2775"/>
            <w:gridCol w:w="7395"/>
          </w:tblGrid>
        </w:tblGridChange>
      </w:tblGrid>
      <w:t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after="240" w:before="240" w:lineRule="auto"/>
              <w:ind w:left="2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HISTORIA DE USUARIO # 8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after="240" w:before="240" w:lineRule="auto"/>
              <w:ind w:left="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240" w:before="240" w:lineRule="auto"/>
              <w:ind w:left="20" w:firstLine="0"/>
              <w:rPr/>
            </w:pPr>
            <w:r w:rsidDel="00000000" w:rsidR="00000000" w:rsidRPr="00000000">
              <w:rPr>
                <w:rtl w:val="0"/>
              </w:rPr>
              <w:t xml:space="preserve"> Como usuario quiero consultar y modificar mis datos personales como lo son nombre real, correo electrónico y contraseña.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after="240" w:before="240" w:lineRule="auto"/>
              <w:ind w:left="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Usuarios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after="240" w:before="240" w:lineRule="auto"/>
              <w:ind w:left="20" w:firstLine="0"/>
              <w:rPr/>
            </w:pPr>
            <w:r w:rsidDel="00000000" w:rsidR="00000000" w:rsidRPr="00000000">
              <w:rPr>
                <w:rtl w:val="0"/>
              </w:rPr>
              <w:t xml:space="preserve"> Usuario</w:t>
            </w:r>
          </w:p>
        </w:tc>
      </w:tr>
      <w:tr>
        <w:trPr>
          <w:trHeight w:val="39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after="240" w:before="240" w:lineRule="auto"/>
              <w:ind w:left="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Puntos Estimados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after="240" w:before="240" w:lineRule="auto"/>
              <w:ind w:left="20" w:firstLine="0"/>
              <w:rPr/>
            </w:pPr>
            <w:r w:rsidDel="00000000" w:rsidR="00000000" w:rsidRPr="00000000">
              <w:rPr>
                <w:rtl w:val="0"/>
              </w:rPr>
              <w:t xml:space="preserve"> 19</w:t>
            </w:r>
          </w:p>
        </w:tc>
      </w:tr>
      <w:tr>
        <w:trPr>
          <w:trHeight w:val="34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after="240" w:before="240" w:lineRule="auto"/>
              <w:ind w:left="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Criterios de aceptación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after="240" w:before="240" w:lineRule="auto"/>
              <w:ind w:left="20" w:firstLine="0"/>
              <w:rPr/>
            </w:pPr>
            <w:r w:rsidDel="00000000" w:rsidR="00000000" w:rsidRPr="00000000">
              <w:rPr>
                <w:rtl w:val="0"/>
              </w:rPr>
              <w:t xml:space="preserve">Diligenciar de manera correcta los datos modificados.</w:t>
            </w:r>
          </w:p>
        </w:tc>
      </w:tr>
    </w:tbl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10170.0" w:type="dxa"/>
        <w:jc w:val="left"/>
        <w:tblInd w:w="8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7395"/>
        <w:tblGridChange w:id="0">
          <w:tblGrid>
            <w:gridCol w:w="2775"/>
            <w:gridCol w:w="7395"/>
          </w:tblGrid>
        </w:tblGridChange>
      </w:tblGrid>
      <w:t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after="240" w:before="240" w:lineRule="auto"/>
              <w:ind w:left="2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HISTORIA DE USUARIO # 9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after="240" w:before="240" w:lineRule="auto"/>
              <w:ind w:left="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240" w:before="240" w:lineRule="auto"/>
              <w:ind w:left="20" w:firstLine="0"/>
              <w:rPr/>
            </w:pPr>
            <w:r w:rsidDel="00000000" w:rsidR="00000000" w:rsidRPr="00000000">
              <w:rPr>
                <w:rtl w:val="0"/>
              </w:rPr>
              <w:t xml:space="preserve">Como usuario quiero mencionar a otro usuario en mis publicaciones para que a él se le notifique sobre esa publicación.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after="240" w:before="240" w:lineRule="auto"/>
              <w:ind w:left="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Usuarios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after="240" w:before="240" w:lineRule="auto"/>
              <w:ind w:left="20" w:firstLine="0"/>
              <w:rPr/>
            </w:pPr>
            <w:r w:rsidDel="00000000" w:rsidR="00000000" w:rsidRPr="00000000">
              <w:rPr>
                <w:rtl w:val="0"/>
              </w:rPr>
              <w:t xml:space="preserve"> Usuario</w:t>
            </w:r>
          </w:p>
        </w:tc>
      </w:tr>
      <w:tr>
        <w:trPr>
          <w:trHeight w:val="39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after="240" w:before="240" w:lineRule="auto"/>
              <w:ind w:left="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Puntos Estimados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after="240" w:before="240" w:lineRule="auto"/>
              <w:ind w:left="20" w:firstLine="0"/>
              <w:rPr/>
            </w:pPr>
            <w:r w:rsidDel="00000000" w:rsidR="00000000" w:rsidRPr="00000000">
              <w:rPr>
                <w:rtl w:val="0"/>
              </w:rPr>
              <w:t xml:space="preserve"> 70</w:t>
            </w:r>
          </w:p>
        </w:tc>
      </w:tr>
      <w:tr>
        <w:trPr>
          <w:trHeight w:val="34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after="240" w:before="240" w:lineRule="auto"/>
              <w:ind w:left="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Criterios de aceptación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after="240" w:before="240" w:lineRule="auto"/>
              <w:ind w:left="20" w:firstLine="0"/>
              <w:rPr/>
            </w:pPr>
            <w:r w:rsidDel="00000000" w:rsidR="00000000" w:rsidRPr="00000000">
              <w:rPr>
                <w:rtl w:val="0"/>
              </w:rPr>
              <w:t xml:space="preserve"> Escribir un arroba (@) y seguido el nombre de usuario exacto del que se quiere mencionar.</w:t>
            </w:r>
          </w:p>
        </w:tc>
      </w:tr>
    </w:tbl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10170.0" w:type="dxa"/>
        <w:jc w:val="left"/>
        <w:tblInd w:w="8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7395"/>
        <w:tblGridChange w:id="0">
          <w:tblGrid>
            <w:gridCol w:w="2775"/>
            <w:gridCol w:w="7395"/>
          </w:tblGrid>
        </w:tblGridChange>
      </w:tblGrid>
      <w:t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after="240" w:before="240" w:lineRule="auto"/>
              <w:ind w:left="2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HISTORIA DE USUARIO # 10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after="240" w:before="240" w:lineRule="auto"/>
              <w:ind w:left="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240" w:before="240" w:lineRule="auto"/>
              <w:ind w:left="20" w:firstLine="0"/>
              <w:rPr/>
            </w:pPr>
            <w:r w:rsidDel="00000000" w:rsidR="00000000" w:rsidRPr="00000000">
              <w:rPr>
                <w:rtl w:val="0"/>
              </w:rPr>
              <w:t xml:space="preserve">Como usuario quiero seguir a otros usuarios para recibir notificaciones cuando esos usuarios suban publicaciones.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after="240" w:before="240" w:lineRule="auto"/>
              <w:ind w:left="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Usuarios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240" w:before="240" w:lineRule="auto"/>
              <w:ind w:left="20" w:firstLine="0"/>
              <w:rPr/>
            </w:pPr>
            <w:r w:rsidDel="00000000" w:rsidR="00000000" w:rsidRPr="00000000">
              <w:rPr>
                <w:rtl w:val="0"/>
              </w:rPr>
              <w:t xml:space="preserve"> Usuario</w:t>
            </w:r>
          </w:p>
        </w:tc>
      </w:tr>
      <w:tr>
        <w:trPr>
          <w:trHeight w:val="39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240" w:before="240" w:lineRule="auto"/>
              <w:ind w:left="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Puntos Estimados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240" w:before="240" w:lineRule="auto"/>
              <w:ind w:left="20" w:firstLine="0"/>
              <w:rPr/>
            </w:pPr>
            <w:r w:rsidDel="00000000" w:rsidR="00000000" w:rsidRPr="00000000">
              <w:rPr>
                <w:rtl w:val="0"/>
              </w:rPr>
              <w:t xml:space="preserve"> 100</w:t>
            </w:r>
          </w:p>
        </w:tc>
      </w:tr>
      <w:tr>
        <w:trPr>
          <w:trHeight w:val="34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240" w:before="240" w:lineRule="auto"/>
              <w:ind w:left="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Criterios de aceptación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after="240" w:before="240" w:lineRule="auto"/>
              <w:ind w:left="20" w:firstLine="0"/>
              <w:rPr/>
            </w:pPr>
            <w:r w:rsidDel="00000000" w:rsidR="00000000" w:rsidRPr="00000000">
              <w:rPr>
                <w:rtl w:val="0"/>
              </w:rPr>
              <w:t xml:space="preserve"> Hacer clic en el botón seguir desde la página del perfil del usuario al que se quiere seguir.</w:t>
            </w:r>
          </w:p>
        </w:tc>
      </w:tr>
    </w:tbl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DEFINICIÓN DE TERMINADO</w:t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Una aplicación donde el usuario pueda registrar una cuenta, pueda realizar, editar y eliminar una publicación; y está a su vez pueda ser comentada. Así mismo el usuario puede modificar información de su cuenta como la foto de perfil.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3.Estimación de esfuerzo </w:t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HU No 1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6138000" cy="30861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80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HU No 2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6138000" cy="27940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80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HU No 3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6138000" cy="31242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80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b w:val="1"/>
          <w:i w:val="1"/>
          <w:rtl w:val="0"/>
        </w:rPr>
        <w:t xml:space="preserve">HU No 4</w:t>
      </w:r>
      <w:r w:rsidDel="00000000" w:rsidR="00000000" w:rsidRPr="00000000">
        <w:rPr/>
        <w:drawing>
          <wp:inline distB="114300" distT="114300" distL="114300" distR="114300">
            <wp:extent cx="6138000" cy="3136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80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HU No 5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6138000" cy="31242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80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HU No 6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114300" distT="114300" distL="114300" distR="114300">
            <wp:extent cx="6138000" cy="31115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80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HU No 7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/>
        <w:drawing>
          <wp:inline distB="114300" distT="114300" distL="114300" distR="114300">
            <wp:extent cx="6138000" cy="30734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80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HU No 8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6138000" cy="31115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80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HU No 9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6138000" cy="30988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80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HU No 10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6138000" cy="30988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80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4.Diagrama de casos de uso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/>
        <w:drawing>
          <wp:inline distB="114300" distT="114300" distL="114300" distR="114300">
            <wp:extent cx="6138000" cy="77597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8000" cy="775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DIAGRAMA DE DESPLIEGUE</w:t>
      </w:r>
    </w:p>
    <w:p w:rsidR="00000000" w:rsidDel="00000000" w:rsidP="00000000" w:rsidRDefault="00000000" w:rsidRPr="00000000" w14:paraId="000000E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38000" cy="56388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800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6.FORTALEZAS Y DEBILIDADES</w:t>
      </w:r>
    </w:p>
    <w:p w:rsidR="00000000" w:rsidDel="00000000" w:rsidP="00000000" w:rsidRDefault="00000000" w:rsidRPr="00000000" w14:paraId="000000F2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61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5"/>
        <w:gridCol w:w="1200"/>
        <w:gridCol w:w="1200"/>
        <w:gridCol w:w="1200"/>
        <w:gridCol w:w="1200"/>
        <w:gridCol w:w="1200"/>
        <w:gridCol w:w="1200"/>
        <w:gridCol w:w="1200"/>
        <w:tblGridChange w:id="0">
          <w:tblGrid>
            <w:gridCol w:w="1215"/>
            <w:gridCol w:w="1200"/>
            <w:gridCol w:w="1200"/>
            <w:gridCol w:w="1200"/>
            <w:gridCol w:w="1200"/>
            <w:gridCol w:w="1200"/>
            <w:gridCol w:w="1200"/>
            <w:gridCol w:w="1200"/>
          </w:tblGrid>
        </w:tblGridChange>
      </w:tblGrid>
      <w:tr>
        <w:trPr>
          <w:trHeight w:val="420" w:hRule="atLeast"/>
        </w:trPr>
        <w:tc>
          <w:tcPr>
            <w:gridSpan w:val="8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                                                                ESTRATEGIAS</w:t>
            </w:r>
          </w:p>
        </w:tc>
      </w:tr>
      <w:tr>
        <w:trPr>
          <w:trHeight w:val="525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Comunicación</w:t>
            </w:r>
          </w:p>
        </w:tc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El uso de canales de voz y de texto tales como: Discord, Whatsapp.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Organización de ideas</w:t>
            </w:r>
          </w:p>
        </w:tc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 </w:t>
            </w:r>
            <w:r w:rsidDel="00000000" w:rsidR="00000000" w:rsidRPr="00000000">
              <w:rPr>
                <w:rtl w:val="0"/>
              </w:rPr>
              <w:t xml:space="preserve">debatirán</w:t>
            </w:r>
            <w:r w:rsidDel="00000000" w:rsidR="00000000" w:rsidRPr="00000000">
              <w:rPr>
                <w:rtl w:val="0"/>
              </w:rPr>
              <w:t xml:space="preserve"> las ideas propuestas de cada miembro dependiendo de la prioridad inmediata.</w:t>
            </w:r>
          </w:p>
        </w:tc>
      </w:tr>
      <w:tr>
        <w:trPr>
          <w:trHeight w:val="42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Integración</w:t>
            </w:r>
          </w:p>
        </w:tc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 consolidarán las especialidades de desarrollo para cada miembro al mismo tiempo que se resolverán dudas que </w:t>
            </w:r>
            <w:r w:rsidDel="00000000" w:rsidR="00000000" w:rsidRPr="00000000">
              <w:rPr>
                <w:rtl w:val="0"/>
              </w:rPr>
              <w:t xml:space="preserve">surjan</w:t>
            </w:r>
            <w:r w:rsidDel="00000000" w:rsidR="00000000" w:rsidRPr="00000000">
              <w:rPr>
                <w:rtl w:val="0"/>
              </w:rPr>
              <w:t xml:space="preserve"> entre cada uno de los integrantes.</w:t>
            </w:r>
          </w:p>
        </w:tc>
      </w:tr>
      <w:tr>
        <w:trPr>
          <w:trHeight w:val="42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Aspectos Tecnicos</w:t>
            </w:r>
          </w:p>
        </w:tc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 determinará la efectividad de las herramientas para su posterior uso a lo largo del desarrollo del proyecto.</w:t>
            </w:r>
          </w:p>
        </w:tc>
      </w:tr>
    </w:tbl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 SPRINT BACKLOG</w:t>
      </w:r>
    </w:p>
    <w:p w:rsidR="00000000" w:rsidDel="00000000" w:rsidP="00000000" w:rsidRDefault="00000000" w:rsidRPr="00000000" w14:paraId="000001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ADJUNTO EN EL EXCEL</w:t>
      </w:r>
    </w:p>
    <w:p w:rsidR="00000000" w:rsidDel="00000000" w:rsidP="00000000" w:rsidRDefault="00000000" w:rsidRPr="00000000" w14:paraId="000001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8. Planeación del Sprint con Trello.</w:t>
      </w:r>
    </w:p>
    <w:p w:rsidR="00000000" w:rsidDel="00000000" w:rsidP="00000000" w:rsidRDefault="00000000" w:rsidRPr="00000000" w14:paraId="000001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LINK: </w:t>
      </w:r>
      <w:hyperlink r:id="rId1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https://trello.com/b/tpYdM1vL/scrum-board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19" w:type="default"/>
      <w:pgSz w:h="15840" w:w="12240"/>
      <w:pgMar w:bottom="1440" w:top="1440" w:left="1133.8582677165355" w:right="1440" w:header="720" w:footer="720"/>
      <w:pgNumType w:start="1"/>
      <w:sectPrChange w:author="Jose Flórez" w:id="0" w:date="2020-08-14T02:46:03Z">
        <w:sectPr w:rsidR="000000" w:rsidDel="000000" w:rsidRPr="000000" w:rsidSect="000000">
          <w:pgMar w:bottom="1440" w:top="1440" w:left="1133.8582677165355" w:right="1440" w:header="720" w:footer="720"/>
          <w:pgNumType w:start="1"/>
          <w:pgSz w:h="15840" w:w="12240"/>
        </w:sectPr>
      </w:sectPrChange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5">
    <w:pPr>
      <w:rPr>
        <w:ins w:author="Jose Flórez" w:id="1" w:date="2020-08-14T02:46:03Z"/>
      </w:rPr>
    </w:pPr>
    <w:ins w:author="Jose Flórez" w:id="1" w:date="2020-08-14T02:46:03Z">
      <w:r w:rsidDel="00000000" w:rsidR="00000000" w:rsidRPr="00000000">
        <w:rPr>
          <w:rtl w:val="0"/>
        </w:rPr>
      </w:r>
    </w:ins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image" Target="media/image9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7" Type="http://schemas.openxmlformats.org/officeDocument/2006/relationships/image" Target="media/image10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1.png"/><Relationship Id="rId18" Type="http://schemas.openxmlformats.org/officeDocument/2006/relationships/hyperlink" Target="https://trello.com/b/tpYdM1vL/scrum-board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